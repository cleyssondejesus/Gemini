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F457D" w:rsidP="0506D78A" w:rsidRDefault="00146748" w14:paraId="3D83A386" w14:textId="0F996DFF">
      <w:pPr>
        <w:ind w:firstLine="0"/>
        <w:rPr>
          <w:b w:val="1"/>
          <w:bCs w:val="1"/>
        </w:rPr>
      </w:pPr>
      <w:r w:rsidRPr="0506D78A" w:rsidR="2510ACA2">
        <w:rPr>
          <w:b w:val="1"/>
          <w:bCs w:val="1"/>
        </w:rPr>
        <w:t xml:space="preserve">DIREITO </w:t>
      </w:r>
      <w:r w:rsidRPr="0506D78A" w:rsidR="2A1634E6">
        <w:rPr>
          <w:b w:val="1"/>
          <w:bCs w:val="1"/>
        </w:rPr>
        <w:t xml:space="preserve">CIVIL E </w:t>
      </w:r>
      <w:r w:rsidRPr="0506D78A" w:rsidR="2510ACA2">
        <w:rPr>
          <w:b w:val="1"/>
          <w:bCs w:val="1"/>
        </w:rPr>
        <w:t xml:space="preserve">PROCESSUAL CIVIL. AGRAVO </w:t>
      </w:r>
      <w:r w:rsidRPr="0506D78A" w:rsidR="7D4C42F8">
        <w:rPr>
          <w:b w:val="1"/>
          <w:bCs w:val="1"/>
        </w:rPr>
        <w:t xml:space="preserve">DE INSTRUMENTO. CUMPRIMENTO DE SENTENÇA. PENHORA. PRINCÍPIO DA PRESERVAÇÃO DA EMPRESA. </w:t>
      </w:r>
      <w:r w:rsidRPr="0506D78A" w:rsidR="7D4C42F8">
        <w:rPr>
          <w:b w:val="1"/>
          <w:bCs w:val="1"/>
          <w:i w:val="1"/>
          <w:iCs w:val="1"/>
          <w:rPrChange w:author="Osvaldo Canela Junior" w:date="2026-01-30T20:20:59.321Z" w:id="1556159693">
            <w:rPr>
              <w:b w:val="1"/>
              <w:bCs w:val="1"/>
            </w:rPr>
          </w:rPrChange>
        </w:rPr>
        <w:t>ALLEGATIO</w:t>
      </w:r>
      <w:r w:rsidRPr="0506D78A" w:rsidR="7D4C42F8">
        <w:rPr>
          <w:b w:val="1"/>
          <w:bCs w:val="1"/>
          <w:i w:val="1"/>
          <w:iCs w:val="1"/>
          <w:rPrChange w:author="Osvaldo Canela Junior" w:date="2026-01-30T20:20:59.325Z" w:id="1038964054">
            <w:rPr>
              <w:b w:val="1"/>
              <w:bCs w:val="1"/>
            </w:rPr>
          </w:rPrChange>
        </w:rPr>
        <w:t xml:space="preserve"> ET NON </w:t>
      </w:r>
      <w:r w:rsidRPr="0506D78A" w:rsidR="7D4C42F8">
        <w:rPr>
          <w:b w:val="1"/>
          <w:bCs w:val="1"/>
          <w:i w:val="1"/>
          <w:iCs w:val="1"/>
          <w:rPrChange w:author="Osvaldo Canela Junior" w:date="2026-01-30T20:20:59.326Z" w:id="1158366859">
            <w:rPr>
              <w:b w:val="1"/>
              <w:bCs w:val="1"/>
            </w:rPr>
          </w:rPrChange>
        </w:rPr>
        <w:t>PROBATIO</w:t>
      </w:r>
      <w:r w:rsidRPr="0506D78A" w:rsidR="7D4C42F8">
        <w:rPr>
          <w:b w:val="1"/>
          <w:bCs w:val="1"/>
          <w:i w:val="1"/>
          <w:iCs w:val="1"/>
          <w:rPrChange w:author="Osvaldo Canela Junior" w:date="2026-01-30T20:20:59.327Z" w:id="1293715913">
            <w:rPr>
              <w:b w:val="1"/>
              <w:bCs w:val="1"/>
            </w:rPr>
          </w:rPrChange>
        </w:rPr>
        <w:t xml:space="preserve"> QUAS</w:t>
      </w:r>
      <w:r w:rsidRPr="0506D78A" w:rsidR="715D04EF">
        <w:rPr>
          <w:b w:val="1"/>
          <w:bCs w:val="1"/>
          <w:i w:val="1"/>
          <w:iCs w:val="1"/>
          <w:rPrChange w:author="Osvaldo Canela Junior" w:date="2026-01-30T20:20:59.328Z" w:id="2131145299">
            <w:rPr>
              <w:b w:val="1"/>
              <w:bCs w:val="1"/>
            </w:rPr>
          </w:rPrChange>
        </w:rPr>
        <w:t>I</w:t>
      </w:r>
      <w:r w:rsidRPr="0506D78A" w:rsidR="7D4C42F8">
        <w:rPr>
          <w:b w:val="1"/>
          <w:bCs w:val="1"/>
          <w:i w:val="1"/>
          <w:iCs w:val="1"/>
          <w:rPrChange w:author="Osvaldo Canela Junior" w:date="2026-01-30T20:20:59.329Z" w:id="376473006">
            <w:rPr>
              <w:b w:val="1"/>
              <w:bCs w:val="1"/>
            </w:rPr>
          </w:rPrChange>
        </w:rPr>
        <w:t xml:space="preserve"> NON </w:t>
      </w:r>
      <w:r w:rsidRPr="0506D78A" w:rsidR="7D4C42F8">
        <w:rPr>
          <w:b w:val="1"/>
          <w:bCs w:val="1"/>
          <w:i w:val="1"/>
          <w:iCs w:val="1"/>
          <w:rPrChange w:author="Osvaldo Canela Junior" w:date="2026-01-30T20:20:59.329Z" w:id="691926257">
            <w:rPr>
              <w:b w:val="1"/>
              <w:bCs w:val="1"/>
            </w:rPr>
          </w:rPrChange>
        </w:rPr>
        <w:t>ALLEGATIO</w:t>
      </w:r>
      <w:r w:rsidRPr="0506D78A" w:rsidR="7D4C42F8">
        <w:rPr>
          <w:b w:val="1"/>
          <w:bCs w:val="1"/>
        </w:rPr>
        <w:t>.</w:t>
      </w:r>
    </w:p>
    <w:p w:rsidRPr="00146748" w:rsidR="00146748" w:rsidP="00146748" w:rsidRDefault="00146748" w14:paraId="153FB66C" w14:textId="77777777">
      <w:pPr>
        <w:ind w:firstLine="0"/>
        <w:rPr>
          <w:b/>
        </w:rPr>
      </w:pPr>
      <w:r w:rsidRPr="00146748">
        <w:rPr>
          <w:b/>
        </w:rPr>
        <w:t>I. CASO EM EXAME</w:t>
      </w:r>
    </w:p>
    <w:p w:rsidR="00FA62D7" w:rsidP="00146748" w:rsidRDefault="00FA62D7" w14:paraId="1BB93616" w14:textId="3410F6F2">
      <w:pPr>
        <w:ind w:firstLine="0"/>
        <w:rPr>
          <w:b/>
        </w:rPr>
      </w:pPr>
      <w:r>
        <w:rPr>
          <w:b/>
        </w:rPr>
        <w:t>Agravo de instrumento interposto contra decisão que, em cumprimento de sentença, deferiu a penhora de bem imóvel.</w:t>
      </w:r>
    </w:p>
    <w:p w:rsidR="00146748" w:rsidP="00146748" w:rsidRDefault="00146748" w14:paraId="6BB4A4A5" w14:textId="0BCEE87A">
      <w:pPr>
        <w:ind w:firstLine="0"/>
        <w:rPr>
          <w:b/>
        </w:rPr>
      </w:pPr>
      <w:r w:rsidRPr="00146748">
        <w:rPr>
          <w:b/>
        </w:rPr>
        <w:t>II. QUESTÃO EM DISCUSSÃO</w:t>
      </w:r>
    </w:p>
    <w:p w:rsidRPr="00146748" w:rsidR="0033752F" w:rsidP="00146748" w:rsidRDefault="00916925" w14:paraId="5CE8FB73" w14:textId="289C35F6">
      <w:pPr>
        <w:ind w:firstLine="0"/>
        <w:rPr>
          <w:b/>
        </w:rPr>
      </w:pPr>
      <w:r>
        <w:rPr>
          <w:b/>
        </w:rPr>
        <w:t xml:space="preserve">Levantamento de penhora sobre bem imóvel, </w:t>
      </w:r>
      <w:r w:rsidR="00FA62D7">
        <w:rPr>
          <w:b/>
        </w:rPr>
        <w:t>em razão da alegação de prejuízo ao desempenho da atividade econômica, com base no princípio da preservação da empresa.</w:t>
      </w:r>
    </w:p>
    <w:p w:rsidR="00146748" w:rsidP="00146748" w:rsidRDefault="00146748" w14:paraId="7BD502AF" w14:textId="6679F18A">
      <w:pPr>
        <w:ind w:firstLine="0"/>
        <w:rPr>
          <w:b/>
        </w:rPr>
      </w:pPr>
      <w:r w:rsidRPr="00146748">
        <w:rPr>
          <w:b/>
        </w:rPr>
        <w:t>III. RAZÕES DE DECIDIR</w:t>
      </w:r>
    </w:p>
    <w:p w:rsidRPr="00146748" w:rsidR="009C3AC9" w:rsidP="00146748" w:rsidRDefault="009C3AC9" w14:paraId="1036A9EC" w14:textId="2ACC0094">
      <w:pPr>
        <w:ind w:firstLine="0"/>
        <w:rPr>
          <w:b/>
        </w:rPr>
      </w:pPr>
      <w:r>
        <w:rPr>
          <w:b/>
        </w:rPr>
        <w:t xml:space="preserve">A aplicação do conteúdo normativo </w:t>
      </w:r>
      <w:r w:rsidR="00BB6CE3">
        <w:rPr>
          <w:b/>
        </w:rPr>
        <w:t>do princípio</w:t>
      </w:r>
      <w:r>
        <w:rPr>
          <w:b/>
        </w:rPr>
        <w:t xml:space="preserve"> da proteção da empresa, para afastar penhora de imóvel, pressupõe </w:t>
      </w:r>
      <w:r w:rsidR="00BB6CE3">
        <w:rPr>
          <w:b/>
        </w:rPr>
        <w:t xml:space="preserve">efetiva demonstração da sua </w:t>
      </w:r>
      <w:r w:rsidR="0033752F">
        <w:rPr>
          <w:b/>
        </w:rPr>
        <w:t>indispensabilidade</w:t>
      </w:r>
      <w:r w:rsidR="00BB6CE3">
        <w:rPr>
          <w:b/>
        </w:rPr>
        <w:t xml:space="preserve"> para o desempenho da atividade econômic</w:t>
      </w:r>
      <w:r w:rsidR="0033752F">
        <w:rPr>
          <w:b/>
        </w:rPr>
        <w:t>a e do risco à subsistência, decorrente da expropriação.</w:t>
      </w:r>
    </w:p>
    <w:p w:rsidR="00146748" w:rsidP="00146748" w:rsidRDefault="00146748" w14:paraId="6AF28E16" w14:textId="77777777">
      <w:pPr>
        <w:ind w:firstLine="0"/>
        <w:rPr>
          <w:b/>
        </w:rPr>
      </w:pPr>
      <w:r w:rsidRPr="00146748">
        <w:rPr>
          <w:b/>
        </w:rPr>
        <w:t>IV. SOLUÇÃO DO CASO</w:t>
      </w:r>
    </w:p>
    <w:p w:rsidRPr="00146748" w:rsidR="009C3AC9" w:rsidP="00146748" w:rsidRDefault="009C3AC9" w14:paraId="56CCA924" w14:textId="5154E959">
      <w:pPr>
        <w:ind w:firstLine="0"/>
        <w:rPr>
          <w:b/>
        </w:rPr>
      </w:pPr>
      <w:r>
        <w:rPr>
          <w:b/>
        </w:rPr>
        <w:t>Recurso conhecido e desprovido.</w:t>
      </w:r>
    </w:p>
    <w:p w:rsidR="00146748" w:rsidP="00146748" w:rsidRDefault="00146748" w14:paraId="34905683" w14:textId="72DC769A">
      <w:pPr>
        <w:ind w:firstLine="0"/>
        <w:rPr>
          <w:b/>
        </w:rPr>
      </w:pPr>
      <w:r w:rsidRPr="00146748">
        <w:rPr>
          <w:b/>
        </w:rPr>
        <w:t>V. JURISPRUDÊNCIA E LEGISLAÇÃO UTILIZADAS</w:t>
      </w:r>
    </w:p>
    <w:p w:rsidR="001C2D4C" w:rsidP="00146748" w:rsidRDefault="001C2D4C" w14:paraId="206717D3" w14:textId="77777777">
      <w:pPr>
        <w:ind w:firstLine="0"/>
        <w:rPr>
          <w:b/>
        </w:rPr>
      </w:pPr>
      <w:r>
        <w:rPr>
          <w:b/>
        </w:rPr>
        <w:t>V. I. Legislação</w:t>
      </w:r>
    </w:p>
    <w:p w:rsidR="0023625A" w:rsidP="00146748" w:rsidRDefault="0023625A" w14:paraId="365DD4DE" w14:textId="01E04886">
      <w:pPr>
        <w:ind w:firstLine="0"/>
        <w:rPr>
          <w:b/>
        </w:rPr>
      </w:pPr>
      <w:r>
        <w:rPr>
          <w:b/>
        </w:rPr>
        <w:t>CPC: art. 373, II; art. 805.</w:t>
      </w:r>
    </w:p>
    <w:p w:rsidR="00AA28DF" w:rsidP="00372AAB" w:rsidRDefault="001C2D4C" w14:paraId="019BC04E" w14:textId="4A18EE49">
      <w:pPr>
        <w:ind w:firstLine="0"/>
        <w:rPr>
          <w:b/>
        </w:rPr>
      </w:pPr>
      <w:r>
        <w:rPr>
          <w:b/>
        </w:rPr>
        <w:t xml:space="preserve">V. II. </w:t>
      </w:r>
      <w:r w:rsidRPr="00146748" w:rsidR="00146748">
        <w:rPr>
          <w:b/>
        </w:rPr>
        <w:t>Jurisprudência</w:t>
      </w:r>
    </w:p>
    <w:p w:rsidR="0023625A" w:rsidP="00372AAB" w:rsidRDefault="0023625A" w14:paraId="539B858E" w14:textId="10A9341A">
      <w:pPr>
        <w:ind w:firstLine="0"/>
        <w:rPr>
          <w:b/>
        </w:rPr>
      </w:pPr>
      <w:r w:rsidRPr="0023625A">
        <w:rPr>
          <w:b/>
        </w:rPr>
        <w:t>TJPR. 3ª Câmara Cível. Relator: Desembargador Jorge de Oliveira Vargas. 0017502-91.2024.8.16.0000. Curitiba. Data de julgamento: 14-11-2024</w:t>
      </w:r>
      <w:r>
        <w:rPr>
          <w:b/>
        </w:rPr>
        <w:t>.</w:t>
      </w:r>
    </w:p>
    <w:p w:rsidR="009C3AC9" w:rsidP="00372AAB" w:rsidRDefault="009C3AC9" w14:paraId="39A607D0" w14:textId="77777777">
      <w:pPr>
        <w:ind w:firstLine="0"/>
        <w:rPr>
          <w:b/>
        </w:rPr>
      </w:pPr>
    </w:p>
    <w:p w:rsidR="00AA28DF" w:rsidP="00AA28DF" w:rsidRDefault="00AA28DF" w14:paraId="4F2D2C21" w14:textId="77777777">
      <w:pPr>
        <w:pStyle w:val="PargrafodaLista"/>
        <w:ind w:left="0"/>
        <w:contextualSpacing w:val="0"/>
        <w:rPr>
          <w:b/>
        </w:rPr>
      </w:pPr>
      <w:r>
        <w:rPr>
          <w:b/>
        </w:rPr>
        <w:lastRenderedPageBreak/>
        <w:t>I – RELATÓRIO</w:t>
      </w:r>
    </w:p>
    <w:p w:rsidR="00916DDD" w:rsidP="00F00C2A" w:rsidRDefault="00D657D6" w14:paraId="4785A7D2" w14:textId="04CA5E38">
      <w:pPr>
        <w:pStyle w:val="PargrafodaLista"/>
        <w:ind w:left="0"/>
        <w:contextualSpacing w:val="0"/>
        <w:rPr>
          <w:bCs/>
        </w:rPr>
      </w:pPr>
      <w:r>
        <w:rPr>
          <w:bCs/>
        </w:rPr>
        <w:t xml:space="preserve">Cuida-se de agravo de instrumento interposto por Grupo Natos Administradora Ltda. </w:t>
      </w:r>
      <w:r w:rsidR="00355638">
        <w:rPr>
          <w:bCs/>
        </w:rPr>
        <w:t xml:space="preserve">e </w:t>
      </w:r>
      <w:r w:rsidR="00764CDE">
        <w:rPr>
          <w:bCs/>
        </w:rPr>
        <w:t xml:space="preserve">SPE WGSA 02 Empreendimentos Imobiliários em face de Alexandre Volpe e Carolina </w:t>
      </w:r>
      <w:proofErr w:type="spellStart"/>
      <w:r w:rsidR="00764CDE">
        <w:rPr>
          <w:bCs/>
        </w:rPr>
        <w:t>Tamanini</w:t>
      </w:r>
      <w:proofErr w:type="spellEnd"/>
      <w:r w:rsidR="00764CDE">
        <w:rPr>
          <w:bCs/>
        </w:rPr>
        <w:t xml:space="preserve">, tendo como objeto decisão proferida pelo juízo da 1ª Vara Cível de Londrina, que deferiu a penhora de imóvel de sua propriedade (evento </w:t>
      </w:r>
      <w:r w:rsidR="00DC1816">
        <w:rPr>
          <w:bCs/>
        </w:rPr>
        <w:t>256.1 – autos de origem).</w:t>
      </w:r>
    </w:p>
    <w:p w:rsidR="005F1D58" w:rsidP="00916DDD" w:rsidRDefault="005F1D58" w14:paraId="33195818" w14:textId="5EC03BFC">
      <w:pPr>
        <w:pStyle w:val="PargrafodaLista"/>
        <w:ind w:left="0"/>
        <w:contextualSpacing w:val="0"/>
        <w:rPr>
          <w:rStyle w:val="s1"/>
          <w:rFonts w:ascii="Times New Roman" w:hAnsi="Times New Roman" w:cs="Times New Roman"/>
        </w:rPr>
      </w:pPr>
      <w:r w:rsidRPr="00491547">
        <w:rPr>
          <w:rStyle w:val="s1"/>
          <w:rFonts w:ascii="Times New Roman" w:hAnsi="Times New Roman" w:cs="Times New Roman"/>
        </w:rPr>
        <w:t>Sustenta</w:t>
      </w:r>
      <w:r w:rsidR="00491547">
        <w:rPr>
          <w:rStyle w:val="s1"/>
          <w:rFonts w:ascii="Times New Roman" w:hAnsi="Times New Roman" w:cs="Times New Roman"/>
        </w:rPr>
        <w:t>m</w:t>
      </w:r>
      <w:r w:rsidRPr="00491547">
        <w:rPr>
          <w:rStyle w:val="s1"/>
          <w:rFonts w:ascii="Times New Roman" w:hAnsi="Times New Roman" w:cs="Times New Roman"/>
        </w:rPr>
        <w:t xml:space="preserve"> a</w:t>
      </w:r>
      <w:r w:rsidR="00491547">
        <w:rPr>
          <w:rStyle w:val="s1"/>
          <w:rFonts w:ascii="Times New Roman" w:hAnsi="Times New Roman" w:cs="Times New Roman"/>
        </w:rPr>
        <w:t>s</w:t>
      </w:r>
      <w:r w:rsidRPr="00491547">
        <w:rPr>
          <w:rStyle w:val="s1"/>
          <w:rFonts w:ascii="Times New Roman" w:hAnsi="Times New Roman" w:cs="Times New Roman"/>
        </w:rPr>
        <w:t xml:space="preserve"> agravante</w:t>
      </w:r>
      <w:r w:rsidR="00491547">
        <w:rPr>
          <w:rStyle w:val="s1"/>
          <w:rFonts w:ascii="Times New Roman" w:hAnsi="Times New Roman" w:cs="Times New Roman"/>
        </w:rPr>
        <w:t>s</w:t>
      </w:r>
      <w:r w:rsidRPr="00491547">
        <w:rPr>
          <w:rStyle w:val="s1"/>
          <w:rFonts w:ascii="Times New Roman" w:hAnsi="Times New Roman" w:cs="Times New Roman"/>
        </w:rPr>
        <w:t>, em síntese, a necessidade de reforma do pronunciamento para afastar a constrição imobiliária. Alega</w:t>
      </w:r>
      <w:r w:rsidR="00F00C2A">
        <w:rPr>
          <w:rStyle w:val="s1"/>
          <w:rFonts w:ascii="Times New Roman" w:hAnsi="Times New Roman" w:cs="Times New Roman"/>
        </w:rPr>
        <w:t>m</w:t>
      </w:r>
      <w:r w:rsidRPr="00491547">
        <w:rPr>
          <w:rStyle w:val="s1"/>
          <w:rFonts w:ascii="Times New Roman" w:hAnsi="Times New Roman" w:cs="Times New Roman"/>
        </w:rPr>
        <w:t xml:space="preserve"> que a medida é excessivamente gravosa e que o imóvel seria útil à manutenção de suas atividades, invocando o princípio da preservação da empresa para obstar a expropriação. Pugnou pela concessão de efeito suspensivo e, ao final, pelo provimento do recurso</w:t>
      </w:r>
      <w:r w:rsidR="00491547">
        <w:rPr>
          <w:rStyle w:val="s1"/>
          <w:rFonts w:ascii="Times New Roman" w:hAnsi="Times New Roman" w:cs="Times New Roman"/>
        </w:rPr>
        <w:t xml:space="preserve"> (evento 1.1).</w:t>
      </w:r>
    </w:p>
    <w:p w:rsidR="00491547" w:rsidP="00916DDD" w:rsidRDefault="00491547" w14:paraId="5A37A813" w14:textId="374CD623">
      <w:pPr>
        <w:pStyle w:val="PargrafodaLista"/>
        <w:ind w:left="0"/>
        <w:contextualSpacing w:val="0"/>
        <w:rPr>
          <w:rStyle w:val="s1"/>
          <w:rFonts w:ascii="Times New Roman" w:hAnsi="Times New Roman" w:cs="Times New Roman"/>
        </w:rPr>
      </w:pPr>
      <w:r>
        <w:rPr>
          <w:rStyle w:val="s1"/>
          <w:rFonts w:ascii="Times New Roman" w:hAnsi="Times New Roman" w:cs="Times New Roman"/>
        </w:rPr>
        <w:t xml:space="preserve">Indeferiu-se o pedido de atribuição de efeito suspensivo ao recurso (evento </w:t>
      </w:r>
      <w:r w:rsidR="001D26FB">
        <w:rPr>
          <w:rStyle w:val="s1"/>
          <w:rFonts w:ascii="Times New Roman" w:hAnsi="Times New Roman" w:cs="Times New Roman"/>
        </w:rPr>
        <w:t>9.1).</w:t>
      </w:r>
    </w:p>
    <w:p w:rsidR="001D26FB" w:rsidP="00916DDD" w:rsidRDefault="001D26FB" w14:paraId="6FDBD427" w14:textId="46CDBBA7">
      <w:pPr>
        <w:pStyle w:val="PargrafodaLista"/>
        <w:ind w:left="0"/>
        <w:contextualSpacing w:val="0"/>
        <w:rPr>
          <w:rStyle w:val="s1"/>
          <w:rFonts w:ascii="Times New Roman" w:hAnsi="Times New Roman" w:cs="Times New Roman"/>
        </w:rPr>
      </w:pPr>
      <w:r>
        <w:rPr>
          <w:rStyle w:val="s1"/>
          <w:rFonts w:ascii="Times New Roman" w:hAnsi="Times New Roman" w:cs="Times New Roman"/>
        </w:rPr>
        <w:t xml:space="preserve">Nas contrarrazões, os agravados </w:t>
      </w:r>
      <w:r w:rsidR="00690B16">
        <w:rPr>
          <w:rStyle w:val="s1"/>
          <w:rFonts w:ascii="Times New Roman" w:hAnsi="Times New Roman" w:cs="Times New Roman"/>
        </w:rPr>
        <w:t>argumentaram inexistir prova de impenhorabilidade do imóvel, pugnando pela manutenção da decisão atacada (evento 17.1).</w:t>
      </w:r>
    </w:p>
    <w:p w:rsidRPr="00491547" w:rsidR="00F3255E" w:rsidP="00916DDD" w:rsidRDefault="00F3255E" w14:paraId="3F06F79D" w14:textId="14457CCC">
      <w:pPr>
        <w:pStyle w:val="PargrafodaLista"/>
        <w:ind w:left="0"/>
        <w:contextualSpacing w:val="0"/>
        <w:rPr>
          <w:rFonts w:cs="Times New Roman"/>
          <w:bCs/>
        </w:rPr>
      </w:pPr>
      <w:r>
        <w:rPr>
          <w:rStyle w:val="s1"/>
          <w:rFonts w:ascii="Times New Roman" w:hAnsi="Times New Roman" w:cs="Times New Roman"/>
        </w:rPr>
        <w:t>É o necessário relato.</w:t>
      </w:r>
    </w:p>
    <w:p w:rsidR="00AA28DF" w:rsidP="00877419" w:rsidRDefault="00AA28DF" w14:paraId="1769E6BE" w14:textId="77777777">
      <w:pPr>
        <w:pStyle w:val="PargrafodaLista"/>
        <w:ind w:left="0"/>
        <w:contextualSpacing w:val="0"/>
      </w:pPr>
    </w:p>
    <w:p w:rsidRPr="00AA28DF" w:rsidR="00AA28DF" w:rsidP="00877419" w:rsidRDefault="00AA28DF" w14:paraId="54C5CE34" w14:textId="77777777">
      <w:pPr>
        <w:pStyle w:val="PargrafodaLista"/>
        <w:ind w:left="0"/>
        <w:contextualSpacing w:val="0"/>
        <w:rPr>
          <w:b/>
        </w:rPr>
      </w:pPr>
      <w:r w:rsidRPr="00AA28DF">
        <w:rPr>
          <w:b/>
        </w:rPr>
        <w:t>II – VOTO E SUA FUNDAMENTAÇÃO</w:t>
      </w:r>
    </w:p>
    <w:p w:rsidR="00AA28DF" w:rsidP="00877419" w:rsidRDefault="00AA28DF" w14:paraId="43849029" w14:textId="77777777">
      <w:pPr>
        <w:pStyle w:val="PargrafodaLista"/>
        <w:ind w:left="0"/>
        <w:contextualSpacing w:val="0"/>
      </w:pPr>
      <w:r>
        <w:t>II.I – DO JUÍZO DE ADMISSIBILIDADE</w:t>
      </w:r>
    </w:p>
    <w:p w:rsidR="00990B74" w:rsidP="00990B74" w:rsidRDefault="00990B74" w14:paraId="2E515A18" w14:textId="77777777">
      <w:pPr>
        <w:pStyle w:val="PargrafodaLista"/>
        <w:ind w:left="0"/>
        <w:contextualSpacing w:val="0"/>
      </w:pPr>
      <w:r>
        <w:t>Satisfeitos os pressupostos de admissibilidade recursal, conhece-se do recurso interposto.</w:t>
      </w:r>
    </w:p>
    <w:p w:rsidR="00990B74" w:rsidP="00990B74" w:rsidRDefault="00990B74" w14:paraId="702923DB" w14:textId="77777777">
      <w:pPr>
        <w:pStyle w:val="PargrafodaLista"/>
        <w:ind w:left="0"/>
        <w:contextualSpacing w:val="0"/>
      </w:pPr>
    </w:p>
    <w:p w:rsidR="00990B74" w:rsidP="00990B74" w:rsidRDefault="00990B74" w14:paraId="3D6A5E76" w14:textId="77777777">
      <w:pPr>
        <w:pStyle w:val="PargrafodaLista"/>
        <w:ind w:left="0"/>
        <w:contextualSpacing w:val="0"/>
      </w:pPr>
      <w:r>
        <w:t>II.II – DA PENHORA E DO ÔNUS DA PROVA</w:t>
      </w:r>
    </w:p>
    <w:p w:rsidR="0000029A" w:rsidP="0000029A" w:rsidRDefault="00990B74" w14:paraId="482FDC94" w14:textId="77777777">
      <w:pPr>
        <w:pStyle w:val="PargrafodaLista"/>
        <w:ind w:left="0"/>
        <w:contextualSpacing w:val="0"/>
      </w:pPr>
      <w:r>
        <w:t xml:space="preserve">A controvérsia cinge-se à legalidade da manutenção da penhora sobre imóvel de propriedade da executada, </w:t>
      </w:r>
      <w:r w:rsidR="00081640">
        <w:t>impugnada sob alegação de prejuízo ao desenvolvimento de atividade econômica.</w:t>
      </w:r>
    </w:p>
    <w:p w:rsidR="00FB5A6B" w:rsidP="00FB5A6B" w:rsidRDefault="0000029A" w14:paraId="02278DB4" w14:textId="77777777">
      <w:pPr>
        <w:pStyle w:val="PargrafodaLista"/>
        <w:ind w:left="0"/>
        <w:contextualSpacing w:val="0"/>
      </w:pPr>
      <w:r>
        <w:lastRenderedPageBreak/>
        <w:t xml:space="preserve">Em detrimento do inconformismo apresentado, </w:t>
      </w:r>
      <w:r w:rsidR="00990B74">
        <w:t xml:space="preserve">não foi demonstrada nenhuma hipótese de proteção legal ou impenhorabilidade absoluta que recaia sobre o bem. O ônus da prova quanto a fatos impeditivos, modificativos ou </w:t>
      </w:r>
      <w:proofErr w:type="spellStart"/>
      <w:r w:rsidR="00990B74">
        <w:t>extintivos</w:t>
      </w:r>
      <w:proofErr w:type="spellEnd"/>
      <w:r w:rsidR="00990B74">
        <w:t xml:space="preserve"> do direito do </w:t>
      </w:r>
      <w:proofErr w:type="spellStart"/>
      <w:r w:rsidR="00990B74">
        <w:t>exequente</w:t>
      </w:r>
      <w:proofErr w:type="spellEnd"/>
      <w:r w:rsidR="00990B74">
        <w:t xml:space="preserve"> de satisfazer seu crédito recai inteiramente sobre a parte executada, conforme preconiza o art</w:t>
      </w:r>
      <w:r w:rsidR="00FB5A6B">
        <w:t xml:space="preserve">igo </w:t>
      </w:r>
      <w:r w:rsidR="00990B74">
        <w:t>373, inciso II, do C</w:t>
      </w:r>
      <w:r w:rsidR="00FB5A6B">
        <w:t>ódigo de Processo Civil.</w:t>
      </w:r>
    </w:p>
    <w:p w:rsidR="00194869" w:rsidP="00194869" w:rsidRDefault="00FB5A6B" w14:paraId="2A732C50" w14:textId="3651BCE7">
      <w:pPr>
        <w:pStyle w:val="PargrafodaLista"/>
        <w:spacing/>
        <w:ind w:left="0"/>
        <w:contextualSpacing w:val="0"/>
        <w:rPr>
          <w:ins w:author="Osvaldo Canela Junior" w:date="2026-01-30T20:21:51.491Z" w16du:dateUtc="2026-01-30T20:21:51.491Z" w:id="1948561666"/>
        </w:rPr>
      </w:pPr>
      <w:r w:rsidR="72F4D847">
        <w:rPr/>
        <w:t xml:space="preserve">Ademais, inexiste efetiva </w:t>
      </w:r>
      <w:r w:rsidR="24EDA810">
        <w:rPr/>
        <w:t xml:space="preserve">prova de que o imóvel constrito seja estritamente necessário ou útil para o desenvolvimento da atividade econômica da agravante. Alegações genéricas de que a penhora inviabiliza o objeto social da empresa não possuem o condão de afastar a responsabilidade patrimonial. </w:t>
      </w:r>
    </w:p>
    <w:p w:rsidR="00194869" w:rsidP="00194869" w:rsidRDefault="00FB5A6B" w14:paraId="0A7B19DA" w14:textId="28581FD8">
      <w:pPr>
        <w:pStyle w:val="PargrafodaLista"/>
        <w:spacing/>
        <w:ind w:left="0"/>
        <w:contextualSpacing w:val="0"/>
      </w:pPr>
      <w:r w:rsidR="24EDA810">
        <w:rPr/>
        <w:t>Para que o princípio da preservação da empresa atraísse a incidência normativa pretendida, seria indispensável a demonstração cabal de eventuais impactos negativos imediatos e insuportáveis, o que não ocorreu.</w:t>
      </w:r>
    </w:p>
    <w:p w:rsidR="00194869" w:rsidP="00194869" w:rsidRDefault="00194869" w14:paraId="4BD29909" w14:textId="77777777">
      <w:pPr>
        <w:pStyle w:val="PargrafodaLista"/>
        <w:ind w:left="0"/>
        <w:contextualSpacing w:val="0"/>
      </w:pPr>
      <w:r>
        <w:t>Sobre o tema:</w:t>
      </w:r>
    </w:p>
    <w:p w:rsidR="00194869" w:rsidP="00194869" w:rsidRDefault="00194869" w14:paraId="369EBA63" w14:textId="77777777">
      <w:pPr>
        <w:pStyle w:val="PargrafodaLista"/>
        <w:ind w:left="0"/>
        <w:contextualSpacing w:val="0"/>
      </w:pPr>
    </w:p>
    <w:p w:rsidR="00A32EBA" w:rsidP="00640A99" w:rsidRDefault="00A32EBA" w14:paraId="0AAA2C8B" w14:textId="19F8783F">
      <w:pPr>
        <w:pStyle w:val="PargrafodaLista"/>
        <w:ind w:left="2268" w:firstLine="0"/>
        <w:contextualSpacing w:val="0"/>
        <w:rPr>
          <w:sz w:val="20"/>
          <w:szCs w:val="18"/>
        </w:rPr>
      </w:pPr>
      <w:r w:rsidRPr="007B7506">
        <w:rPr>
          <w:sz w:val="20"/>
          <w:szCs w:val="18"/>
        </w:rPr>
        <w:t>AGRAVO DE INSTRUMENTO. EXECUÇÃO FISCAL. DECISÃO QUE INDEFERE PEDIDO DE LEVANTAMENTO DE BLOQUEIO SOBRE NUMERÁRIO DE EMPRESA. INCONFORMISMO.</w:t>
      </w:r>
      <w:r>
        <w:rPr>
          <w:sz w:val="20"/>
          <w:szCs w:val="18"/>
        </w:rPr>
        <w:t xml:space="preserve"> </w:t>
      </w:r>
      <w:r w:rsidRPr="007B7506">
        <w:rPr>
          <w:sz w:val="20"/>
          <w:szCs w:val="18"/>
        </w:rPr>
        <w:t xml:space="preserve">II – ALEGAÇÃO DE NECESSIDADE DE DESBLOQUEIO DOS VALORES PENHORADOS SOB PENA DE RISCO À ATIVIDADE EMPRESARIAL. INCONGRUÊNCIA. </w:t>
      </w:r>
      <w:r w:rsidRPr="007B7506">
        <w:rPr>
          <w:b/>
          <w:bCs/>
          <w:sz w:val="20"/>
          <w:szCs w:val="18"/>
        </w:rPr>
        <w:t xml:space="preserve">INEXISTÊNCIA DE PROVAS NESTE SENTIDO. INTELIGÊNCIA DO ART. 373, I DO CPC. HOMENAGEM AO PRINCÍPIO </w:t>
      </w:r>
      <w:proofErr w:type="spellStart"/>
      <w:r w:rsidRPr="007B7506">
        <w:rPr>
          <w:b/>
          <w:bCs/>
          <w:sz w:val="20"/>
          <w:szCs w:val="18"/>
        </w:rPr>
        <w:t>ALLEGATIO</w:t>
      </w:r>
      <w:proofErr w:type="spellEnd"/>
      <w:r w:rsidRPr="007B7506">
        <w:rPr>
          <w:b/>
          <w:bCs/>
          <w:sz w:val="20"/>
          <w:szCs w:val="18"/>
        </w:rPr>
        <w:t xml:space="preserve"> ET NON </w:t>
      </w:r>
      <w:proofErr w:type="spellStart"/>
      <w:r w:rsidRPr="007B7506">
        <w:rPr>
          <w:b/>
          <w:bCs/>
          <w:sz w:val="20"/>
          <w:szCs w:val="18"/>
        </w:rPr>
        <w:t>PROBATIO</w:t>
      </w:r>
      <w:proofErr w:type="spellEnd"/>
      <w:r w:rsidRPr="007B7506">
        <w:rPr>
          <w:b/>
          <w:bCs/>
          <w:sz w:val="20"/>
          <w:szCs w:val="18"/>
        </w:rPr>
        <w:t xml:space="preserve"> </w:t>
      </w:r>
      <w:r w:rsidR="002D7966">
        <w:rPr>
          <w:b/>
          <w:bCs/>
          <w:sz w:val="20"/>
          <w:szCs w:val="18"/>
        </w:rPr>
        <w:t xml:space="preserve">QUASE </w:t>
      </w:r>
      <w:r w:rsidRPr="007B7506">
        <w:rPr>
          <w:b/>
          <w:bCs/>
          <w:sz w:val="20"/>
          <w:szCs w:val="18"/>
        </w:rPr>
        <w:t>NO</w:t>
      </w:r>
      <w:r w:rsidR="002D7966">
        <w:rPr>
          <w:b/>
          <w:bCs/>
          <w:sz w:val="20"/>
          <w:szCs w:val="18"/>
        </w:rPr>
        <w:t>N</w:t>
      </w:r>
      <w:r w:rsidRPr="007B7506">
        <w:rPr>
          <w:b/>
          <w:bCs/>
          <w:sz w:val="20"/>
          <w:szCs w:val="18"/>
        </w:rPr>
        <w:t xml:space="preserve"> </w:t>
      </w:r>
      <w:proofErr w:type="spellStart"/>
      <w:r w:rsidRPr="007B7506">
        <w:rPr>
          <w:b/>
          <w:bCs/>
          <w:sz w:val="20"/>
          <w:szCs w:val="18"/>
        </w:rPr>
        <w:t>ALLEGATIO</w:t>
      </w:r>
      <w:proofErr w:type="spellEnd"/>
      <w:r w:rsidRPr="007B7506">
        <w:rPr>
          <w:b/>
          <w:bCs/>
          <w:sz w:val="20"/>
          <w:szCs w:val="18"/>
        </w:rPr>
        <w:t>.</w:t>
      </w:r>
      <w:r>
        <w:rPr>
          <w:sz w:val="20"/>
          <w:szCs w:val="18"/>
        </w:rPr>
        <w:t xml:space="preserve"> </w:t>
      </w:r>
      <w:r w:rsidRPr="007B7506">
        <w:rPr>
          <w:sz w:val="20"/>
          <w:szCs w:val="18"/>
        </w:rPr>
        <w:t>III – RECURSO NÃO PROVIDO.</w:t>
      </w:r>
      <w:r>
        <w:rPr>
          <w:sz w:val="20"/>
          <w:szCs w:val="18"/>
        </w:rPr>
        <w:t xml:space="preserve"> </w:t>
      </w:r>
      <w:r w:rsidRPr="007B7506">
        <w:rPr>
          <w:sz w:val="20"/>
          <w:szCs w:val="18"/>
        </w:rPr>
        <w:t>(TJPR</w:t>
      </w:r>
      <w:r>
        <w:rPr>
          <w:sz w:val="20"/>
          <w:szCs w:val="18"/>
        </w:rPr>
        <w:t xml:space="preserve">. 3ª Câmara Cível. Relator: Desembargador Jorge de Oliveira Vargas. </w:t>
      </w:r>
      <w:r w:rsidRPr="007B7506">
        <w:rPr>
          <w:sz w:val="20"/>
          <w:szCs w:val="18"/>
        </w:rPr>
        <w:t>0017502-91.2024.8.16.0000</w:t>
      </w:r>
      <w:r>
        <w:rPr>
          <w:sz w:val="20"/>
          <w:szCs w:val="18"/>
        </w:rPr>
        <w:t>.</w:t>
      </w:r>
      <w:r w:rsidRPr="007B7506">
        <w:rPr>
          <w:sz w:val="20"/>
          <w:szCs w:val="18"/>
        </w:rPr>
        <w:t xml:space="preserve"> Curitiba</w:t>
      </w:r>
      <w:r>
        <w:rPr>
          <w:sz w:val="20"/>
          <w:szCs w:val="18"/>
        </w:rPr>
        <w:t>. Data de julgamento: 14-11-2024).</w:t>
      </w:r>
    </w:p>
    <w:p w:rsidR="00A32EBA" w:rsidP="00194869" w:rsidRDefault="00A32EBA" w14:paraId="6861CAB3" w14:textId="5163AA0D">
      <w:pPr>
        <w:pStyle w:val="PargrafodaLista"/>
        <w:ind w:left="0"/>
        <w:contextualSpacing w:val="0"/>
      </w:pPr>
    </w:p>
    <w:p w:rsidR="00990B74" w:rsidP="00E44AAD" w:rsidRDefault="00990B74" w14:paraId="2576923C" w14:textId="0101AF57">
      <w:pPr>
        <w:pStyle w:val="PargrafodaLista"/>
        <w:ind w:left="0"/>
        <w:contextualSpacing w:val="0"/>
      </w:pPr>
      <w:r>
        <w:t xml:space="preserve">Embora </w:t>
      </w:r>
      <w:r w:rsidR="00024A00">
        <w:t xml:space="preserve">a execução </w:t>
      </w:r>
      <w:r>
        <w:t>deva ser processada pelo modo menos gravoso ao devedor (</w:t>
      </w:r>
      <w:r w:rsidR="00024A00">
        <w:t xml:space="preserve">CPC, </w:t>
      </w:r>
      <w:r>
        <w:t xml:space="preserve">art. 805), </w:t>
      </w:r>
      <w:r w:rsidR="008F610E">
        <w:t>tal</w:t>
      </w:r>
      <w:r>
        <w:t xml:space="preserve"> </w:t>
      </w:r>
      <w:r w:rsidR="006460B1">
        <w:t xml:space="preserve">norma não possui caráter </w:t>
      </w:r>
      <w:r>
        <w:t>absoluto e não serve de escudo para o inadimplemento injustificado, especialmente quando o devedor, apesar de ser parte economicamente ativa, não demonstra efetiva pretensão de saldar a obrigação</w:t>
      </w:r>
      <w:r w:rsidR="00D35CDC">
        <w:t xml:space="preserve"> de maneira direta, com pagamento em pecúnia.</w:t>
      </w:r>
    </w:p>
    <w:p w:rsidR="005A6FFE" w:rsidP="00877419" w:rsidRDefault="00990B74" w14:paraId="1276B9CD" w14:textId="50D4BD4C">
      <w:pPr>
        <w:pStyle w:val="PargrafodaLista"/>
        <w:ind w:left="0"/>
        <w:contextualSpacing w:val="0"/>
      </w:pPr>
      <w:r>
        <w:lastRenderedPageBreak/>
        <w:t>Portanto, diante da ausência de provas robustas acerca da imprescindibilidade do bem ou da existência de meios mais eficazes e menos onerosos para a satisfação do débito, a manutenção da decisão agravada é medida que se impõe.</w:t>
      </w:r>
    </w:p>
    <w:p w:rsidR="005A6FFE" w:rsidP="00877419" w:rsidRDefault="005A6FFE" w14:paraId="182401C6" w14:textId="77777777">
      <w:pPr>
        <w:pStyle w:val="PargrafodaLista"/>
        <w:ind w:left="0"/>
        <w:contextualSpacing w:val="0"/>
      </w:pPr>
    </w:p>
    <w:p w:rsidR="00AA28DF" w:rsidP="00877419" w:rsidRDefault="00E44AAD" w14:paraId="4F9B449E" w14:textId="7D1AEB4A">
      <w:pPr>
        <w:pStyle w:val="PargrafodaLista"/>
        <w:ind w:left="0"/>
        <w:contextualSpacing w:val="0"/>
      </w:pPr>
      <w:r>
        <w:t xml:space="preserve">II.III – </w:t>
      </w:r>
      <w:r w:rsidR="00AA28DF">
        <w:t>DA CONCLUSÃO</w:t>
      </w:r>
    </w:p>
    <w:p w:rsidR="00AA28DF" w:rsidP="00877419" w:rsidRDefault="00AA28DF" w14:paraId="12A4456E" w14:textId="41187C31">
      <w:pPr>
        <w:pStyle w:val="PargrafodaLista"/>
        <w:ind w:left="0"/>
        <w:contextualSpacing w:val="0"/>
      </w:pPr>
      <w:r>
        <w:t>Pela conjugação das premissas deduzidas, a conclusão a ser adota</w:t>
      </w:r>
      <w:r w:rsidR="00DC37B4">
        <w:t>da</w:t>
      </w:r>
      <w:r>
        <w:t xml:space="preserve"> consiste</w:t>
      </w:r>
      <w:r w:rsidR="00E44AAD">
        <w:t xml:space="preserve"> em conhecer e negar provimento ao recurso.</w:t>
      </w:r>
    </w:p>
    <w:p w:rsidR="00AA28DF" w:rsidP="00877419" w:rsidRDefault="00AA28DF" w14:paraId="4308533E" w14:textId="77777777">
      <w:pPr>
        <w:pStyle w:val="PargrafodaLista"/>
        <w:ind w:left="0"/>
        <w:contextualSpacing w:val="0"/>
      </w:pPr>
      <w:r>
        <w:t>É como voto.</w:t>
      </w:r>
    </w:p>
    <w:p w:rsidR="00AA28DF" w:rsidP="00877419" w:rsidRDefault="00AA28DF" w14:paraId="316E59E6" w14:textId="77777777">
      <w:pPr>
        <w:pStyle w:val="PargrafodaLista"/>
        <w:ind w:left="0"/>
        <w:contextualSpacing w:val="0"/>
      </w:pPr>
    </w:p>
    <w:p w:rsidRPr="00AA28DF" w:rsidR="00AA28DF" w:rsidP="00877419" w:rsidRDefault="00877419" w14:paraId="717BA75D" w14:textId="4D46F71C">
      <w:pPr>
        <w:pStyle w:val="PargrafodaLista"/>
        <w:ind w:left="0"/>
        <w:contextualSpacing w:val="0"/>
        <w:rPr>
          <w:b/>
        </w:rPr>
      </w:pPr>
      <w:r>
        <w:rPr>
          <w:b/>
        </w:rPr>
        <w:t xml:space="preserve">III </w:t>
      </w:r>
      <w:r w:rsidR="00372AAB">
        <w:rPr>
          <w:b/>
        </w:rPr>
        <w:t xml:space="preserve">– </w:t>
      </w:r>
      <w:r>
        <w:rPr>
          <w:b/>
        </w:rPr>
        <w:t>DECISÃO</w:t>
      </w:r>
    </w:p>
    <w:sectPr w:rsidRPr="00AA28DF" w:rsidR="00AA28DF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.AppleSystemUIFont">
    <w:altName w:val="Cambria"/>
    <w:panose1 w:val="020B0604020202020204"/>
    <w:charset w:val="00"/>
    <w:family w:val="roman"/>
    <w:pitch w:val="default"/>
  </w:font>
  <w:font w:name=".SFUI-Regular">
    <w:altName w:val="Cambria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B81E31"/>
    <w:multiLevelType w:val="hybridMultilevel"/>
    <w:tmpl w:val="C55E378C"/>
    <w:lvl w:ilvl="0" w:tplc="99A60A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366955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9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942"/>
    <w:rsid w:val="0000029A"/>
    <w:rsid w:val="00014582"/>
    <w:rsid w:val="00024A00"/>
    <w:rsid w:val="00081640"/>
    <w:rsid w:val="00146748"/>
    <w:rsid w:val="00165C47"/>
    <w:rsid w:val="00194869"/>
    <w:rsid w:val="001C2D4C"/>
    <w:rsid w:val="001D26FB"/>
    <w:rsid w:val="001F457D"/>
    <w:rsid w:val="0023625A"/>
    <w:rsid w:val="002D1C8B"/>
    <w:rsid w:val="002D7966"/>
    <w:rsid w:val="0033752F"/>
    <w:rsid w:val="00355638"/>
    <w:rsid w:val="00372AAB"/>
    <w:rsid w:val="00491547"/>
    <w:rsid w:val="0054197E"/>
    <w:rsid w:val="005A6FFE"/>
    <w:rsid w:val="005B4039"/>
    <w:rsid w:val="005F1D58"/>
    <w:rsid w:val="006460B1"/>
    <w:rsid w:val="00672942"/>
    <w:rsid w:val="00690B16"/>
    <w:rsid w:val="00746330"/>
    <w:rsid w:val="00764CDE"/>
    <w:rsid w:val="00794062"/>
    <w:rsid w:val="00877419"/>
    <w:rsid w:val="008F610E"/>
    <w:rsid w:val="00916925"/>
    <w:rsid w:val="00916DDD"/>
    <w:rsid w:val="00973737"/>
    <w:rsid w:val="00990B74"/>
    <w:rsid w:val="009C3AC9"/>
    <w:rsid w:val="009D0D3E"/>
    <w:rsid w:val="00A32EBA"/>
    <w:rsid w:val="00A67731"/>
    <w:rsid w:val="00AA28DF"/>
    <w:rsid w:val="00AE47D1"/>
    <w:rsid w:val="00BB6CE3"/>
    <w:rsid w:val="00BC64BE"/>
    <w:rsid w:val="00D04013"/>
    <w:rsid w:val="00D35CDC"/>
    <w:rsid w:val="00D37894"/>
    <w:rsid w:val="00D657D6"/>
    <w:rsid w:val="00DC1816"/>
    <w:rsid w:val="00DC37B4"/>
    <w:rsid w:val="00E44AAD"/>
    <w:rsid w:val="00EA3C6B"/>
    <w:rsid w:val="00F00C2A"/>
    <w:rsid w:val="00F3255E"/>
    <w:rsid w:val="00FA62D7"/>
    <w:rsid w:val="00FB5A6B"/>
    <w:rsid w:val="00FD5985"/>
    <w:rsid w:val="00FE0C12"/>
    <w:rsid w:val="0506D78A"/>
    <w:rsid w:val="24EDA810"/>
    <w:rsid w:val="2510ACA2"/>
    <w:rsid w:val="2A1634E6"/>
    <w:rsid w:val="715D04EF"/>
    <w:rsid w:val="72F4D847"/>
    <w:rsid w:val="7D4C4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85615"/>
  <w15:chartTrackingRefBased/>
  <w15:docId w15:val="{E71B5493-078B-43B1-8B3D-80B00A759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65C47"/>
    <w:pPr>
      <w:spacing w:after="240" w:line="360" w:lineRule="auto"/>
      <w:ind w:firstLine="709"/>
      <w:jc w:val="both"/>
    </w:pPr>
    <w:rPr>
      <w:rFonts w:ascii="Times New Roman" w:hAnsi="Times New Roman"/>
      <w:sz w:val="24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doLivro">
    <w:name w:val="Book Title"/>
    <w:aliases w:val="Titulo 1"/>
    <w:basedOn w:val="Fontepargpadro"/>
    <w:uiPriority w:val="33"/>
    <w:qFormat/>
    <w:rsid w:val="00165C47"/>
    <w:rPr>
      <w:rFonts w:ascii="Times New Roman" w:hAnsi="Times New Roman"/>
      <w:b/>
      <w:bCs/>
      <w:i w:val="0"/>
      <w:iCs/>
      <w:spacing w:val="5"/>
      <w:sz w:val="24"/>
    </w:rPr>
  </w:style>
  <w:style w:type="paragraph" w:styleId="SemEspaamento">
    <w:name w:val="No Spacing"/>
    <w:aliases w:val="Ementa"/>
    <w:uiPriority w:val="1"/>
    <w:qFormat/>
    <w:rsid w:val="00165C47"/>
    <w:pPr>
      <w:spacing w:after="360" w:line="360" w:lineRule="auto"/>
      <w:jc w:val="both"/>
    </w:pPr>
    <w:rPr>
      <w:rFonts w:ascii="Times New Roman" w:hAnsi="Times New Roman"/>
      <w:b/>
      <w:caps/>
      <w:sz w:val="24"/>
    </w:rPr>
  </w:style>
  <w:style w:type="paragraph" w:styleId="Citao">
    <w:name w:val="Quote"/>
    <w:basedOn w:val="Normal"/>
    <w:next w:val="Normal"/>
    <w:link w:val="CitaoChar"/>
    <w:uiPriority w:val="29"/>
    <w:qFormat/>
    <w:rsid w:val="00165C47"/>
    <w:pPr>
      <w:shd w:val="clear" w:color="auto" w:fill="FFFFFF"/>
      <w:spacing w:before="600" w:after="600"/>
      <w:ind w:left="2268"/>
    </w:pPr>
    <w:rPr>
      <w:rFonts w:eastAsia="Times New Roman" w:cs="Times New Roman"/>
      <w:spacing w:val="2"/>
      <w:sz w:val="20"/>
      <w:szCs w:val="30"/>
      <w:lang w:eastAsia="pt-BR"/>
    </w:rPr>
  </w:style>
  <w:style w:type="character" w:styleId="CitaoChar" w:customStyle="1">
    <w:name w:val="Citação Char"/>
    <w:basedOn w:val="Fontepargpadro"/>
    <w:link w:val="Citao"/>
    <w:uiPriority w:val="29"/>
    <w:rsid w:val="00165C47"/>
    <w:rPr>
      <w:rFonts w:ascii="Times New Roman" w:hAnsi="Times New Roman" w:eastAsia="Times New Roman" w:cs="Times New Roman"/>
      <w:spacing w:val="2"/>
      <w:sz w:val="20"/>
      <w:szCs w:val="30"/>
      <w:shd w:val="clear" w:color="auto" w:fill="FFFFFF"/>
      <w:lang w:eastAsia="pt-BR"/>
    </w:rPr>
  </w:style>
  <w:style w:type="paragraph" w:styleId="PargrafodaLista">
    <w:name w:val="List Paragraph"/>
    <w:basedOn w:val="Normal"/>
    <w:uiPriority w:val="34"/>
    <w:qFormat/>
    <w:rsid w:val="00AA28DF"/>
    <w:pPr>
      <w:ind w:left="720"/>
      <w:contextualSpacing/>
    </w:pPr>
  </w:style>
  <w:style w:type="paragraph" w:styleId="p1" w:customStyle="1">
    <w:name w:val="p1"/>
    <w:basedOn w:val="Normal"/>
    <w:rsid w:val="005F1D58"/>
    <w:pPr>
      <w:spacing w:before="255" w:after="0" w:line="240" w:lineRule="auto"/>
      <w:ind w:firstLine="0"/>
      <w:jc w:val="left"/>
    </w:pPr>
    <w:rPr>
      <w:rFonts w:ascii=".AppleSystemUIFont" w:hAnsi=".AppleSystemUIFont" w:cs="Times New Roman" w:eastAsiaTheme="minorEastAsia"/>
      <w:color w:val="1B1C1D"/>
      <w:szCs w:val="24"/>
      <w:lang w:eastAsia="pt-BR"/>
    </w:rPr>
  </w:style>
  <w:style w:type="character" w:styleId="s1" w:customStyle="1">
    <w:name w:val="s1"/>
    <w:basedOn w:val="Fontepargpadro"/>
    <w:rsid w:val="005F1D58"/>
    <w:rPr>
      <w:rFonts w:hint="default" w:ascii=".SFUI-Regular" w:hAnsi=".SFUI-Regular"/>
      <w:b w:val="0"/>
      <w:bCs w:val="0"/>
      <w:i w:val="0"/>
      <w:iCs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236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7196AB5BBE5E429A3A4541B64F6B06" ma:contentTypeVersion="11" ma:contentTypeDescription="Crie um novo documento." ma:contentTypeScope="" ma:versionID="f9b77c0a9ca16248db2a354a9324d574">
  <xsd:schema xmlns:xsd="http://www.w3.org/2001/XMLSchema" xmlns:xs="http://www.w3.org/2001/XMLSchema" xmlns:p="http://schemas.microsoft.com/office/2006/metadata/properties" xmlns:ns2="c04bd5eb-5da3-4c78-b159-2bc8443a6345" xmlns:ns3="0b1c8c71-5c14-46ef-9c85-f6af5a95de9b" targetNamespace="http://schemas.microsoft.com/office/2006/metadata/properties" ma:root="true" ma:fieldsID="f83b46afa82d5de6e7294c7773150add" ns2:_="" ns3:_="">
    <xsd:import namespace="c04bd5eb-5da3-4c78-b159-2bc8443a6345"/>
    <xsd:import namespace="0b1c8c71-5c14-46ef-9c85-f6af5a95de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bd5eb-5da3-4c78-b159-2bc8443a63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b67eaf0a-f2cb-4adb-8ec3-a80bcab9db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1c8c71-5c14-46ef-9c85-f6af5a95de9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4af078-3d5b-4a80-9ae6-49a763dfa133}" ma:internalName="TaxCatchAll" ma:showField="CatchAllData" ma:web="0b1c8c71-5c14-46ef-9c85-f6af5a95de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b1c8c71-5c14-46ef-9c85-f6af5a95de9b" xsi:nil="true"/>
    <lcf76f155ced4ddcb4097134ff3c332f xmlns="c04bd5eb-5da3-4c78-b159-2bc8443a634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D75B026-B2AE-42DC-8951-55F2071FA65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511FE1A-DF0B-4563-82F9-A54BBF30FCCC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c04bd5eb-5da3-4c78-b159-2bc8443a6345"/>
    <ds:schemaRef ds:uri="0b1c8c71-5c14-46ef-9c85-f6af5a95de9b"/>
  </ds:schemaRefs>
</ds:datastoreItem>
</file>

<file path=customXml/itemProps3.xml><?xml version="1.0" encoding="utf-8"?>
<ds:datastoreItem xmlns:ds="http://schemas.openxmlformats.org/officeDocument/2006/customXml" ds:itemID="{B20BBA1B-C17B-48AE-871E-FD5DA2C7C0CD}">
  <ds:schemaRefs>
    <ds:schemaRef ds:uri="http://schemas.microsoft.com/office/2006/metadata/properties"/>
    <ds:schemaRef ds:uri="http://www.w3.org/2000/xmlns/"/>
    <ds:schemaRef ds:uri="0b1c8c71-5c14-46ef-9c85-f6af5a95de9b"/>
    <ds:schemaRef ds:uri="http://www.w3.org/2001/XMLSchema-instance"/>
    <ds:schemaRef ds:uri="c04bd5eb-5da3-4c78-b159-2bc8443a6345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Tribunal de Justiça do Estado do Paraná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Cleysson Willian Vilaca de Jesus</dc:creator>
  <keywords/>
  <dc:description/>
  <lastModifiedBy>Osvaldo Canela Junior</lastModifiedBy>
  <revision>39</revision>
  <lastPrinted>2025-07-11T18:35:00.0000000Z</lastPrinted>
  <dcterms:created xsi:type="dcterms:W3CDTF">2026-01-30T12:46:00.0000000Z</dcterms:created>
  <dcterms:modified xsi:type="dcterms:W3CDTF">2026-01-30T20:22:25.0985804Z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0x010100047196AB5BBE5E429A3A4541B64F6B06</vt:lpwstr>
  </property>
  <property fmtid="{D5CDD505-2E9C-101B-9397-08002B2CF9AE}" pid="3" name="Order">
    <vt:r8>371800</vt:r8>
  </property>
  <property fmtid="{D5CDD505-2E9C-101B-9397-08002B2CF9AE}" pid="4" name="docLang">
    <vt:lpwstr>pt</vt:lpwstr>
  </property>
  <property fmtid="{D5CDD505-2E9C-101B-9397-08002B2CF9AE}" pid="5" name="MediaServiceImageTags">
    <vt:lpwstr/>
  </property>
</Properties>
</file>